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sz w:val="28"/>
        </w:rPr>
        <w:t>GOLDEN: content controls и поля Word</w:t>
      </w:r>
    </w:p>
    <w:p>
      <w:sdt>
        <w:sdtPr>
          <w:alias w:val="Document Number"/>
          <w:tag w:val="document.number"/>
        </w:sdtPr>
        <w:sdtContent>
          <w:r>
            <w:t>{{document.number}}</w:t>
          </w:r>
        </w:sdtContent>
      </w:sdt>
    </w:p>
    <w:p>
      <w:fldSimple w:instr="DATE \@ &quot;dd.MM.yyyy&quot;">
        <w:r>
          <w:t>20.07.2026</w:t>
        </w:r>
      </w:fldSimple>
    </w:p>
    <w:p>
      <w:del w:author="QA" w:date="2026-07-20T00:00:00Z">
        <w:r>
          <w:delText>Старое значение</w:delText>
        </w:r>
      </w:del>
      <w:ins w:author="QA" w:date="2026-07-20T00:00:00Z">
        <w:r>
          <w:t>Новое значение</w:t>
        </w:r>
      </w:ins>
    </w:p>
    <w:sectPr w:rsidR="00FC693F" w:rsidRPr="0006063C" w:rsidSect="00034616"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Dokkomplekt QA</dc:creator>
  <cp:keywords/>
  <dc:description>generated by python-docx</dc:description>
  <cp:category/>
</cp:coreProperties>
</file>